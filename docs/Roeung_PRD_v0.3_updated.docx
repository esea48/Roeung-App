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a1a1a"/>
          <w:sz w:val="72"/>
          <w:szCs w:val="72"/>
          <w:rtl w:val="0"/>
        </w:rPr>
        <w:t xml:space="preserve">Roeung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>
        <w:rPr>
          <w:rFonts w:ascii="Battambang" w:cs="Battambang" w:eastAsia="Battambang" w:hAnsi="Battambang"/>
          <w:color w:val="4a3728"/>
          <w:sz w:val="48"/>
          <w:szCs w:val="48"/>
          <w:rtl w:val="0"/>
        </w:rPr>
        <w:t xml:space="preserve">រឿង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888888"/>
          <w:sz w:val="28"/>
          <w:szCs w:val="28"/>
          <w:rtl w:val="0"/>
        </w:rPr>
        <w:t xml:space="preserve">Stories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400" w:before="0" w:lineRule="auto"/>
        <w:jc w:val="center"/>
        <w:rPr/>
      </w:pPr>
      <w:r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Product Requirements Document  ·  v0.3 Draft  ·  June 2026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0.3 Draft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  <w:rtl w:val="0"/>
              </w:rPr>
              <w:t xml:space="preserve">In Review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June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App name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Battambang" w:cs="Battambang" w:eastAsia="Battambang" w:hAnsi="Battambang"/>
                <w:color w:val="333333"/>
                <w:sz w:val="20"/>
                <w:szCs w:val="20"/>
                <w:rtl w:val="0"/>
              </w:rPr>
              <w:t xml:space="preserve">Roeung (រឿង) — Stories in Khmer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Platform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Responsive web app, built mobile-first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Languages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Battambang" w:cs="Battambang" w:eastAsia="Battambang" w:hAnsi="Battambang"/>
                <w:color w:val="333333"/>
                <w:sz w:val="20"/>
                <w:szCs w:val="20"/>
                <w:rtl w:val="0"/>
              </w:rPr>
              <w:t xml:space="preserve">English + Khmer (ភាសាខ្មែរ)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Access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Private link (Phase 1) · Login (Phase 2)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Family locations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USA · Germany · Cambodia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40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1.  Problem Statement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cccccc" w:space="1" w:sz="4" w:val="single"/>
        </w:pBd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Oral history is how Cambodian families pass down knowledge — but the people who hold those stories are aging. There is no easy, dignified way to capture those stories in a format that honours both the spoken word and the written tradition, accessible to family members across three continents in both English and Khmer.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Roeung solves that. It turns a voice recording into a preserved, bilingual family book — without requiring literacy or technical skill from the storyteller.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d4a017" w:space="12" w:sz="12" w:val="single"/>
        </w:pBdr>
        <w:spacing w:after="160" w:before="160" w:lineRule="auto"/>
        <w:ind w:left="360" w:firstLine="0"/>
        <w:rPr/>
      </w:pPr>
      <w:r>
        <w:rPr>
          <w:rFonts w:ascii="Arial" w:cs="Arial" w:eastAsia="Arial" w:hAnsi="Arial"/>
          <w:b w:val="1"/>
          <w:bCs w:val="1"/>
          <w:color w:val="4a3728"/>
          <w:sz w:val="22"/>
          <w:szCs w:val="22"/>
          <w:rtl w:val="0"/>
        </w:rPr>
        <w:t xml:space="preserve">First chapter: </w:t>
      </w:r>
      <w:r>
        <w:rPr>
          <w:rFonts w:ascii="Arial" w:cs="Arial" w:eastAsia="Arial" w:hAnsi="Arial"/>
          <w:color w:val="4a3728"/>
          <w:sz w:val="22"/>
          <w:szCs w:val="22"/>
          <w:rtl w:val="0"/>
        </w:rPr>
        <w:t xml:space="preserve">My grandfather's noodle restaurant in Phnom Penh — a famous spot, frequented by celebrities, before the Khmer Rouge period changed everything. This story anchors the book and sets its tone.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60" w:before="40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2.  Design Principles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1" w:sz="4" w:val="single"/>
        </w:pBdr>
        <w:spacing w:after="240" w:before="240" w:lineRule="auto"/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760"/>
        <w:gridCol w:w="6000"/>
        <w:tblGridChange w:id="0">
          <w:tblGrid>
            <w:gridCol w:w="600"/>
            <w:gridCol w:w="276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Principle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means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Capture first, organise later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The app never gets in the way of a live moment. Record fast, sort it out later.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Mobile-first, enhanced for desktop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Capture is built for mobile; Keeper review is optimised for desktop. Every flow is responsive and works on any screen size — mobile context is always the baseline.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The closer to the moment, the less the app asks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Recorder taps one thing. Keeper does the deep work. Reader just opens a book.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Original language first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Stories live in the language they were told in. The other direction is always the translation.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AI as first responder, human as editor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AI drafts everything. Humans correct and approve.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The original voice is sacred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Audio is never deleted without consent. Everything else is a layer on top of it.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A book, not a feed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The end product feels like something you'd find on a shelf — chapters, narrative, permanence.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60" w:before="40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3.  Users &amp; Roles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ccccc" w:space="1" w:sz="4" w:val="single"/>
        </w:pBdr>
        <w:spacing w:after="240" w:before="240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760"/>
        <w:gridCol w:w="4600"/>
        <w:tblGridChange w:id="0">
          <w:tblGrid>
            <w:gridCol w:w="2000"/>
            <w:gridCol w:w="276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they 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Storyteller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Elderly family members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Speaks. That's all. No typing, no app navigation required. May be illiterate.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Recorder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Younger family member (beside the elder)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Opens app on mobile, records or uploads audio, tags a name, submits.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Keeper / Editor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3 designated people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Reviews AI output on desktop, edits, approves or flags stories, manages chapters.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Reader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family members + future generations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Opens the family book via private link, reads or listens in English or Khmer.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Geography: Family is spread across the USA, Germany, and Cambodia. The app must work on a mobile browser via a simple private link — no app store download required.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60" w:before="40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4.  Core User Flow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cccccc" w:space="1" w:sz="4" w:val="single"/>
        </w:pBd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The MVP core loop is intentionally simple: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Rule="auto"/>
        <w:jc w:val="center"/>
        <w:rPr/>
      </w:pPr>
      <w:r>
        <w:rPr>
          <w:rFonts w:ascii="Arial Unicode MS" w:cs="Arial Unicode MS" w:eastAsia="Arial Unicode MS" w:hAnsi="Arial Unicode MS"/>
          <w:b w:val="1"/>
          <w:bCs w:val="1"/>
          <w:color w:val="4a3728"/>
          <w:sz w:val="24"/>
          <w:szCs w:val="24"/>
          <w:rtl w:val="0"/>
        </w:rPr>
        <w:t xml:space="preserve">Record a story  →  AI processes it  →  Keeper reviews  →  Story lives in the book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00"/>
        <w:gridCol w:w="6360"/>
        <w:tblGridChange w:id="0">
          <w:tblGrid>
            <w:gridCol w:w="500"/>
            <w:gridCol w:w="25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Recorder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Opens Roeung on mobile, creates a new story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Recorder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Taps 'consent given verbally' — logs that the storyteller agreed to be recorded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Recorder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Records live audio (up to 60 min) OR uploads an existing audio file (mp3, m4a, wav, max 500MB)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Storyteller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Speaks — tells the story in their own words, their own language (Khmer, English, or mixed)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Recorder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Stops recording, types or selects who this story is about from a simple name list, submits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Transcribes audio in original language, translates to the other language, generates working title, detects language, flags people mentioned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Keeper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Opens review queue on desktop (oldest first), reviews draft — edits transcription, translation, title as needed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Keeper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Assigns story to a chapter, then either approves (clean) or publishes with flag (translation needs work)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3728"/>
                <w:sz w:val="20"/>
                <w:szCs w:val="20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Reader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Opens private link from anywhere — USA, Germany, Cambodia — reads or listens in English or Khmer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60" w:before="40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5.  Features — Phase 1 (MVP)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cccccc" w:space="1" w:sz="4" w:val="single"/>
        </w:pBd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320" w:lineRule="auto"/>
        <w:rPr/>
      </w:pPr>
      <w:r>
        <w:rPr>
          <w:rFonts w:ascii="Arial" w:cs="Arial" w:eastAsia="Arial" w:hAnsi="Arial"/>
          <w:b w:val="1"/>
          <w:bCs w:val="1"/>
          <w:color w:val="4a3728"/>
          <w:sz w:val="26"/>
          <w:szCs w:val="26"/>
          <w:rtl w:val="0"/>
        </w:rPr>
        <w:t xml:space="preserve">5.1  Audio capture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Large, single-tap record button — mobile-first design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recording length: 60 minutes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Auto-save every few seconds locally on device, stitched on upload — protects against dropped connections, phone locks, battery loss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file upload — supports mp3, m4a, wav up to 500MB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Gentle nudge to find a quieter setting before recording — not a hard block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audio always preserved and playable — never deleted without consent</w:t>
      </w:r>
    </w:p>
    <w:p w:rsidR="00000000" w:rsidDel="00000000" w:rsidP="00000000" w:rsidRDefault="00000000" w:rsidRPr="00000000" w14:paraId="00000084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320" w:lineRule="auto"/>
        <w:rPr/>
      </w:pPr>
      <w:r>
        <w:rPr>
          <w:rFonts w:ascii="Arial" w:cs="Arial" w:eastAsia="Arial" w:hAnsi="Arial"/>
          <w:b w:val="1"/>
          <w:bCs w:val="1"/>
          <w:color w:val="4a3728"/>
          <w:sz w:val="26"/>
          <w:szCs w:val="26"/>
          <w:rtl w:val="0"/>
        </w:rPr>
        <w:t xml:space="preserve">5.2  Story submission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Recorder logs verbal consent with a single tap before recording begins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recording, Recorder tags who the story is about — simple text field or dropdown of names the Keeper manages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chapter selection at capture time — Keeper assigns this during review</w:t>
      </w:r>
    </w:p>
    <w:p w:rsidR="00000000" w:rsidDel="00000000" w:rsidP="00000000" w:rsidRDefault="00000000" w:rsidRPr="00000000" w14:paraId="00000089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320" w:lineRule="auto"/>
        <w:rPr/>
      </w:pPr>
      <w:r>
        <w:rPr>
          <w:rFonts w:ascii="Arial" w:cs="Arial" w:eastAsia="Arial" w:hAnsi="Arial"/>
          <w:b w:val="1"/>
          <w:bCs w:val="1"/>
          <w:color w:val="4a3728"/>
          <w:sz w:val="26"/>
          <w:szCs w:val="26"/>
          <w:rtl w:val="0"/>
        </w:rPr>
        <w:t xml:space="preserve">5.3  AI processing pipeline</w:t>
      </w:r>
      <w:r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After submission, AI automatically:</w:t>
      </w:r>
      <w:r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Transcribes audio in the original language (Khmer or English)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Translates to the other language (Khmer → English or English → Khmer)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a working title based on what it hears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Detects language (Khmer, English, or mixed)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Flags names and family titles mentioned — for Keeper to manually link</w:t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Note: Khmer transcription quality varies with background noise and dialect. The Keeper review step catches errors.</w:t>
      </w:r>
      <w:r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320" w:lineRule="auto"/>
        <w:rPr/>
      </w:pPr>
      <w:r>
        <w:rPr>
          <w:rFonts w:ascii="Arial" w:cs="Arial" w:eastAsia="Arial" w:hAnsi="Arial"/>
          <w:b w:val="1"/>
          <w:bCs w:val="1"/>
          <w:color w:val="4a3728"/>
          <w:sz w:val="26"/>
          <w:szCs w:val="26"/>
          <w:rtl w:val="0"/>
        </w:rPr>
        <w:t xml:space="preserve">5.4  Keeper review (desktop-optimised)</w:t>
      </w:r>
      <w:r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queue ordered oldest to newest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draft shows: audio player, original language transcription, translated text, AI-suggested title, names flagged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Keeper can edit any AI output before publishing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publish actions: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9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Approve — story is clean, published immediately</w:t>
      </w:r>
      <w:r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90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Publish with flag — story goes live but marked internally as 'translation needs revisiting' (</w:t>
      </w:r>
      <w:del w:id="901" w:author="Claude" w:date="2026-06-15T00:00:00Z">
        <w:r>
          <w:rPr>
            <w:i w:val="0"/>
            <w:iCs w:val="0"/>
            <w:smallCaps w:val="0"/>
            <w:strike w:val="0"/>
            <w:color w:val="555555"/>
            <w:sz w:val="20"/>
            <w:szCs w:val="20"/>
            <w:u w:val="none"/>
            <w:shd w:fill="auto" w:val="clear"/>
            <w:vertAlign w:val="baseline"/>
            <w:rtl w:val="0"/>
          </w:rPr>
          <w:delText>invisible to readers</w:delText>
        </w:r>
      </w:del>
      <w:ins w:id="902" w:author="Claude" w:date="2026-06-15T00:00:00Z">
        <w:r>
          <w:rPr>
            <w:i w:val="0"/>
            <w:iCs w:val="0"/>
            <w:smallCaps w:val="0"/>
            <w:strike w:val="0"/>
            <w:color w:val="555555"/>
            <w:sz w:val="20"/>
            <w:szCs w:val="20"/>
            <w:u w:val="none"/>
            <w:shd w:fill="auto" w:val="clear"/>
            <w:vertAlign w:val="baseline"/>
            <w:rtl w:val="0"/>
          </w:rPr>
          <w:t>visible to readers</w:t>
        </w:r>
      </w:ins>
      <w:r>
        <w:rPr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, visible to all Keepers)</w:t>
      </w:r>
      <w:r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Keeper assigns story to a chapter</w:t>
      </w:r>
    </w:p>
    <w:p w:rsidR="00000000" w:rsidDel="00000000" w:rsidP="00000000" w:rsidRDefault="00000000" w:rsidRPr="00000000" w14:paraId="0000009B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20" w:before="320" w:lineRule="auto"/>
        <w:rPr/>
      </w:pPr>
      <w:r>
        <w:rPr>
          <w:rFonts w:ascii="Arial" w:cs="Arial" w:eastAsia="Arial" w:hAnsi="Arial"/>
          <w:b w:val="1"/>
          <w:bCs w:val="1"/>
          <w:color w:val="4a3728"/>
          <w:sz w:val="26"/>
          <w:szCs w:val="26"/>
          <w:rtl w:val="0"/>
        </w:rPr>
        <w:t xml:space="preserve">5.5  The family book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Book-style reading experience — not a social feed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Organised into chapters (manually managed by Keeper)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chapters: Life Before the War · The Khmer Rouge Period · Migration &amp; Resettlement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story shows: original audio player, transcription, bilingual toggle (English / Khmer)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Read-only for all readers — Roeung is not a social platform</w:t>
      </w:r>
    </w:p>
    <w:p w:rsidR="00000000" w:rsidDel="00000000" w:rsidP="00000000" w:rsidRDefault="00000000" w:rsidRPr="00000000" w14:paraId="000000A2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320" w:lineRule="auto"/>
        <w:rPr/>
      </w:pPr>
      <w:r>
        <w:rPr>
          <w:rFonts w:ascii="Arial" w:cs="Arial" w:eastAsia="Arial" w:hAnsi="Arial"/>
          <w:b w:val="1"/>
          <w:bCs w:val="1"/>
          <w:color w:val="4a3728"/>
          <w:sz w:val="26"/>
          <w:szCs w:val="26"/>
          <w:rtl w:val="0"/>
        </w:rPr>
        <w:t xml:space="preserve">5.6  Access &amp; accounts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link access — no login required for Phase 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3 Keepers required at all times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prompts if Keeper count drops below 3 — ensures succession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Multi-tenant architecture from day one — each family's data completely isolated</w:t>
      </w:r>
    </w:p>
    <w:p w:rsidR="00000000" w:rsidDel="00000000" w:rsidP="00000000" w:rsidRDefault="00000000" w:rsidRPr="00000000" w14:paraId="000000A8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320" w:lineRule="auto"/>
        <w:rPr/>
      </w:pPr>
      <w:r>
        <w:rPr>
          <w:rFonts w:ascii="Arial" w:cs="Arial" w:eastAsia="Arial" w:hAnsi="Arial"/>
          <w:b w:val="1"/>
          <w:bCs w:val="1"/>
          <w:color w:val="4a3728"/>
          <w:sz w:val="26"/>
          <w:szCs w:val="26"/>
          <w:rtl w:val="0"/>
        </w:rPr>
        <w:t xml:space="preserve">5.7  GDPR &amp; privacy</w:t>
      </w: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Verbal consent logged with timestamp before every recording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category data (Khmer Rouge accounts, ethnic origin, trauma) handled with heightened protection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to erasure: audio deleted permanently on request, transcription and story text remain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marked internally as 'audio removed at storyteller's request' (visible to Keepers only)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deletion history logged — timestamp, who requested, who actioned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data never shared across family accounts</w:t>
      </w:r>
    </w:p>
    <w:p w:rsidR="00000000" w:rsidDel="00000000" w:rsidP="00000000" w:rsidRDefault="00000000" w:rsidRPr="00000000" w14:paraId="000000B0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320" w:lineRule="auto"/>
        <w:rPr/>
      </w:pPr>
      <w:r>
        <w:rPr>
          <w:rFonts w:ascii="Arial" w:cs="Arial" w:eastAsia="Arial" w:hAnsi="Arial"/>
          <w:b w:val="1"/>
          <w:bCs w:val="1"/>
          <w:color w:val="4a3728"/>
          <w:sz w:val="26"/>
          <w:szCs w:val="26"/>
          <w:rtl w:val="0"/>
        </w:rPr>
        <w:t xml:space="preserve">5.8  Responsive design</w:t>
      </w:r>
    </w:p>
    <w:p w:rsidR="00000000" w:rsidDel="00000000" w:rsidP="00000000" w:rsidRDefault="00000000" w:rsidRPr="00000000" w14:paraId="000000C2">
      <w:pPr>
        <w:spacing w:after="120" w:before="0" w:lineRule="auto"/>
        <w:rPr/>
      </w:pPr>
      <w:r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Roeung is a responsive web app. Every flow must work on any screen size. The design baseline is mobile — layouts are built for small screens first and enhanced for larger ones.</w:t>
      </w:r>
    </w:p>
    <w:p w:rsidR="00000000" w:rsidDel="00000000" w:rsidP="00000000" w:rsidRDefault="00000000" w:rsidRPr="00000000" w14:paraId="000000C3">
      <w:pPr>
        <w:spacing w:after="120" w:before="0" w:lineRule="auto"/>
        <w:rPr/>
      </w:pPr>
      <w:r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Primary context by flow: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60" w:before="60" w:line="240" w:lineRule="auto"/>
        <w:ind w:left="540" w:right="0" w:hanging="260"/>
        <w:rPr/>
      </w:pPr>
      <w:r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Capture (Flow 1): </w:t>
      </w:r>
      <w:r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Mobile. Full experience on small screens — this is where most recording happens.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60" w:before="60" w:line="240" w:lineRule="auto"/>
        <w:ind w:left="540" w:right="0" w:hanging="260"/>
        <w:rPr/>
      </w:pPr>
      <w:r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Keeper Review (Flow 3): </w:t>
      </w:r>
      <w:r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Desktop-optimised. On mobile: transcript collapses to KH/EN tabs, decision bar simplifies to Approve + overflow menu, all fields stack vertically.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60" w:before="60" w:line="240" w:lineRule="auto"/>
        <w:ind w:left="540" w:right="0" w:hanging="260"/>
        <w:rPr/>
      </w:pPr>
      <w:r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Book Reading (Flow 4): </w:t>
      </w:r>
      <w:r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Desktop and mobile equally important. Bilingual side-by-side view collapses to toggled tabs on mobile.</w:t>
      </w:r>
    </w:p>
    <w:p w:rsidR="00000000" w:rsidDel="00000000" w:rsidP="00000000" w:rsidRDefault="00000000" w:rsidRPr="00000000" w14:paraId="000000C7">
      <w:pPr>
        <w:spacing w:after="120" w:before="120" w:lineRule="auto"/>
        <w:rPr/>
      </w:pPr>
      <w:r>
        <w:rPr>
          <w:rFonts w:ascii="Arial" w:cs="Arial" w:eastAsia="Arial" w:hAnsi="Arial"/>
          <w:color w:val="555555"/>
          <w:sz w:val="20"/>
          <w:szCs w:val="20"/>
          <w:i w:val="1"/>
          <w:rtl w:val="0"/>
        </w:rPr>
        <w:t xml:space="preserve">Rule: no desktop-only layouts. Every component must be built responsive. Use a mobile-first CSS approach — write styles for small screens first, then use media queries to enhance for larger viewports.</w:t>
      </w:r>
    </w:p>
    <w:p w:rsidR="00000000" w:rsidDel="00000000" w:rsidP="00000000" w:rsidRDefault="00000000" w:rsidRPr="00000000" w14:paraId="000000B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160" w:before="40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6.  Scope — Phase 1 vs Phase 2</w:t>
      </w:r>
      <w:r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cccccc" w:space="1" w:sz="4" w:val="single"/>
        </w:pBdr>
        <w:spacing w:after="240" w:before="240" w:lineRule="auto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c5f2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Phase 1 — MVP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888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Phase 2 — Future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1f8f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Voice recording (up to 60 min)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Audio file upload (mp3, m4a, wav, 500MB max)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Auto-save on recording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Verbal consent logging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Tag story with a name (text / dropdown)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AI transcription (Khmer &amp; English)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AI translation (Khmer ↔ English)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AI working title + language detection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AI people mentioned flagging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Keeper review &amp; approval flow (responsive, optimised for desktop)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Publish with flag (translation needs work)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Book-style reading experience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Chapter organisation (manual)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Bilingual toggle (EN / KH)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Private link access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Minimum 3 Keepers + succession prompt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GDPR: consent log, deletion flow, deletion history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2c5f2e"/>
                <w:sz w:val="20"/>
                <w:szCs w:val="20"/>
                <w:rtl w:val="0"/>
              </w:rPr>
              <w:t xml:space="preserve">✓  Multi-tenant architecture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Image upload with AI captions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Standalone photo gallery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Family tree (built from Phase 1 name tags)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Recipes as a distinct story type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In-app badge notifications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Email notifications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Shared editor roles (e.g. Khmer reviewer)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AI splitting of long interviews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Offline mode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Printed book export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User accounts &amp; personalised login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Deceased member design treatment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60" w:before="60" w:lineRule="auto"/>
              <w:rPr/>
            </w:pPr>
            <w:r>
              <w:rPr>
                <w:rFonts w:ascii="Arial Unicode MS" w:cs="Arial Unicode MS" w:eastAsia="Arial Unicode MS" w:hAnsi="Arial Unicode MS"/>
                <w:color w:val="888888"/>
                <w:sz w:val="20"/>
                <w:szCs w:val="20"/>
                <w:rtl w:val="0"/>
              </w:rPr>
              <w:t xml:space="preserve">✓  Reader responses to stories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60" w:before="40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7.  Open Questions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cccccc" w:space="1" w:sz="4" w:val="single"/>
        </w:pBdr>
        <w:spacing w:after="240" w:before="240" w:lineRule="auto"/>
        <w:rPr/>
      </w:pP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4200"/>
        <w:gridCol w:w="4760"/>
        <w:tblGridChange w:id="0">
          <w:tblGrid>
            <w:gridCol w:w="400"/>
            <w:gridCol w:w="42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7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Khmer translation quality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AI Khmer can have meaningful errors, especially with older dialects. Should a bilingual Keeper verify before publishing, or is the flag system sufficient?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Background noise threshold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At what point does the AI flag a recording as too noisy to transcribe accurately? Needs testing in real family settings.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Interview structure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Does the Recorder use a prompt guide (suggested questions), or is it fully freeform? A guide could improve AI transcription quality.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Deceased family members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How to mark a person sensitively once they pass. A design open question — revisit when family tree launches in Phase 2.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Future: product for other families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Multi-tenant architecture is in from day one. If Roeung ever opens to other diaspora communities, what onboarding, pricing, and support model would work?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cccccc" w:space="1" w:sz="4" w:val="single"/>
        </w:pBd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160" w:lineRule="auto"/>
        <w:jc w:val="center"/>
        <w:rPr/>
      </w:pPr>
      <w:r>
        <w:rPr>
          <w:rFonts w:ascii="Battambang" w:cs="Battambang" w:eastAsia="Battambang" w:hAnsi="Battambang"/>
          <w:b w:val="1"/>
          <w:bCs w:val="1"/>
          <w:color w:val="4a3728"/>
          <w:sz w:val="20"/>
          <w:szCs w:val="20"/>
          <w:rtl w:val="0"/>
        </w:rPr>
        <w:t xml:space="preserve">Roeung  ·  រឿង  ·  Stories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8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This is a living document — updated as the conversation continues.</w:t>
      </w:r>
      <w:r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9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372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5f2e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